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Kept </w:t>
      </w:r>
      <w:ins w:author="Simon Cropp" w:date="2026-01-01T00:00:00Z" w16du:dateUtc="2026-10-25T02:54:00Z" w:id="0">
        <w:r>
          <w:t xml:space="preserve">added </w:t>
        </w:r>
      </w:ins>
      <w:del w:author="Simon Cropp" w:date="2026-01-01T00:00:00Z" w16du:dateUtc="2026-10-25T02:54:00Z" w:id="1">
        <w:r>
          <w:delText xml:space="preserve">gone </w:delText>
        </w:r>
      </w:del>
      <w:r>
        <w:t>text stays.</w:t>
      </w:r>
    </w:p>
    <w:p>
      <w:r>
        <w:t>Second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mon Cropp">
    <w15:presenceInfo w15:providerId="Windows Live" w15:userId="d27b1a16d49080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02E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