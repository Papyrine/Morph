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Proposal: Riverside Park Renovation</w:t>
      </w:r>
    </w:p>
    <w:p>
      <w:r>
        <w:t xml:space="preserve">This document outlines the proposed renovation plan for </w:t>
      </w:r>
      <w:commentRangeStart w:id="0"/>
      <w:r>
        <w:t xml:space="preserve">Riverside Park</w:t>
      </w:r>
      <w:commentRangeEnd w:id="0"/>
      <w:r>
        <w:rPr>
          <w:rStyle w:val="CommentReference"/>
        </w:rPr>
        <w:commentReference w:id="0"/>
      </w:r>
      <w:commentRangeStart w:id="4"/>
      <w:commentRangeEnd w:id="4"/>
      <w:r>
        <w:rPr>
          <w:rStyle w:val="CommentReference"/>
        </w:rPr>
        <w:commentReference w:id="4"/>
      </w:r>
      <w:r>
        <w:t xml:space="preserve">, including budget, timeline, and scope of work</w:t>
      </w:r>
      <w:ins w:id="1" w:author="Jordan Lee" w:date="2026-08-14T16:40:00Z">
        <w:r>
          <w:t xml:space="preserve">, pending community feedback</w:t>
        </w:r>
      </w:ins>
      <w:r>
        <w:t xml:space="preserve">.</w:t>
      </w:r>
    </w:p>
    <w:p>
      <w:pPr>
        <w:pStyle w:val="Heading2"/>
      </w:pPr>
      <w:r>
        <w:t xml:space="preserve">Background</w:t>
      </w:r>
    </w:p>
    <w:p>
      <w:r>
        <w:t xml:space="preserve">Riverside Park was last renovated in </w:t>
      </w:r>
      <w:del w:id="2" w:author="Alex Rivera" w:date="2026-08-12T09:15:00Z">
        <w:r>
          <w:delText xml:space="preserve">2005</w:delText>
        </w:r>
      </w:del>
      <w:ins w:id="3" w:author="Alex Rivera" w:date="2026-08-12T09:15:00Z">
        <w:r>
          <w:t xml:space="preserve">2008</w:t>
        </w:r>
      </w:ins>
      <w:r>
        <w:t xml:space="preserve"> and has seen significant wear over the past </w:t>
      </w:r>
      <w:del w:id="15" w:author="Alex Rivera" w:date="2026-08-12T09:15:00Z">
        <w:r>
          <w:delText xml:space="preserve">two decades</w:delText>
        </w:r>
      </w:del>
      <w:ins w:id="5" w:author="Alex Rivera" w:date="2026-08-12T09:15:00Z">
        <w:r>
          <w:t xml:space="preserve">several years</w:t>
        </w:r>
      </w:ins>
      <w:r>
        <w:t xml:space="preserve">. </w:t>
      </w:r>
      <w:commentRangeStart w:id="1"/>
      <w:r>
        <w:t xml:space="preserve">The playground equipment is outdated</w:t>
      </w:r>
      <w:commentRangeEnd w:id="1"/>
      <w:r>
        <w:rPr>
          <w:rStyle w:val="CommentReference"/>
        </w:rPr>
        <w:commentReference w:id="1"/>
      </w:r>
      <w:r>
        <w:t xml:space="preserve"> and several walking paths have fallen into disrepair.</w:t>
      </w:r>
    </w:p>
    <w:p>
      <w:pPr>
        <w:pStyle w:val="Heading2"/>
      </w:pPr>
      <w:r>
        <w:t xml:space="preserve">Scope of Work</w:t>
      </w:r>
    </w:p>
    <w:p>
      <w:r>
        <w:t xml:space="preserve">The renovation will include new playground equipment, resurfaced walking paths, upgraded lighting, and a new picnic pavilion near the north entrance. </w:t>
      </w:r>
      <w:del w:id="6" w:author="Alex Rivera" w:date="2026-08-12T09:15:00Z">
        <w:r>
          <w:delText xml:space="preserve">A dog park was also considered but has been dropped from scope. </w:delText>
        </w:r>
      </w:del>
      <w:ins w:id="7" w:author="Jordan Lee" w:date="2026-08-14T16:40:00Z">
        <w:r>
          <w:t xml:space="preserve">A community garden plot will also be added near the south fence.</w:t>
        </w:r>
      </w:ins>
    </w:p>
    <w:p>
      <w:pPr>
        <w:pStyle w:val="Heading2"/>
      </w:pPr>
      <w:r>
        <w:t xml:space="preserve">Budget</w:t>
      </w:r>
    </w:p>
    <w:p>
      <w:r>
        <w:t xml:space="preserve">The total estimated budget for this project is </w:t>
      </w:r>
      <w:del w:id="8" w:author="Jordan Lee" w:date="2026-08-14T16:40:00Z">
        <w:r>
          <w:delText xml:space="preserve">$450,000</w:delText>
        </w:r>
      </w:del>
      <w:ins w:id="9" w:author="Jordan Lee" w:date="2026-08-14T16:40:00Z">
        <w:r>
          <w:t xml:space="preserve">$525,000</w:t>
        </w:r>
      </w:ins>
      <w:r>
        <w:t xml:space="preserve">, covering materials, labor, and a </w:t>
      </w:r>
      <w:commentRangeStart w:id="2"/>
      <w:r>
        <w:t xml:space="preserve">10% contingency reserve</w:t>
      </w:r>
      <w:commentRangeEnd w:id="2"/>
      <w:r>
        <w:rPr>
          <w:rStyle w:val="CommentReference"/>
        </w:rPr>
        <w:commentReference w:id="2"/>
      </w:r>
      <w:r>
        <w:t xml:space="preserve">.</w:t>
      </w:r>
    </w:p>
    <w:p>
      <w:pPr>
        <w:pStyle w:val="Heading2"/>
      </w:pPr>
      <w:r>
        <w:t xml:space="preserve">Timeline</w:t>
      </w:r>
    </w:p>
    <w:p>
      <w:pPr>
        <w:rPr>
          <w:del w:id="10" w:author="Alex Rivera" w:date="2026-08-12T09:15:00Z"/>
        </w:rPr>
      </w:pPr>
      <w:del w:id="11" w:author="Alex Rivera" w:date="2026-08-12T09:15:00Z">
        <w:r>
          <w:delText xml:space="preserve">Construction was originally expected to begin in January and conclude by June.</w:delText>
        </w:r>
      </w:del>
    </w:p>
    <w:p>
      <w:ins w:id="12" w:author="Jordan Lee" w:date="2026-08-14T16:40:00Z">
        <w:r>
          <w:t xml:space="preserve">Construction is expected to begin in March and conclude by the end of August, weather permitting.</w:t>
        </w:r>
      </w:ins>
    </w:p>
    <w:p>
      <w:pPr>
        <w:pStyle w:val="Heading2"/>
      </w:pPr>
      <w:r>
        <w:t xml:space="preserve">Conclusion</w:t>
      </w:r>
    </w:p>
    <w:p>
      <w:r>
        <w:t xml:space="preserve">We recommend the city council approve this proposal at the next scheduled meeting so that </w:t>
      </w:r>
      <w:commentRangeStart w:id="3"/>
      <w:r>
        <w:t xml:space="preserve">contractor bids</w:t>
      </w:r>
      <w:commentRangeEnd w:id="3"/>
      <w:r>
        <w:rPr>
          <w:rStyle w:val="CommentReference"/>
        </w:rPr>
        <w:commentReference w:id="3"/>
      </w:r>
      <w:r>
        <w:t xml:space="preserve"> can be solicited </w:t>
      </w:r>
      <w:del w:id="13" w:author="Alex Rivera" w:date="2026-08-12T09:15:00Z">
        <w:r>
          <w:delText xml:space="preserve">promptly</w:delText>
        </w:r>
      </w:del>
      <w:ins w:id="14" w:author="Alex Rivera" w:date="2026-08-12T09:15:00Z">
        <w:r>
          <w:t xml:space="preserve">no later than the end of the month</w:t>
        </w:r>
      </w:ins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rdan Lee" w:date="2026-09-27T11:38:41Z" w:initials="JL">
    <w:p w14:paraId="35F0667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Should we name the park explicitly or keep this generic in case of a rename?</w:t>
      </w:r>
    </w:p>
  </w:comment>
  <w:comment w:id="4" w:author="Alex Rivera" w:date="2026-09-27T11:38:41Z" w:initials="AR">
    <w:p w14:paraId="7D97744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Good point, let's keep it as is.</w:t>
      </w:r>
    </w:p>
  </w:comment>
  <w:comment w:id="1" w:author="Alex Rivera" w:date="2026-09-27T11:38:42Z" w:initials="AR">
    <w:p w14:paraId="48FB3D3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Can we get a quote for the actual replacement cost before finalizing this description?</w:t>
      </w:r>
    </w:p>
  </w:comment>
  <w:comment w:id="2" w:author="Jordan Lee" w:date="2026-09-27T11:38:42Z" w:initials="JL">
    <w:p w14:paraId="38D647A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This is well below our normal 15% reserve for outdoor construction projects.</w:t>
      </w:r>
    </w:p>
  </w:comment>
  <w:comment w:id="3" w:author="Jordan Lee" w:date="2026-09-27T11:38:42Z" w:initials="JL">
    <w:p w14:paraId="539CA48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Legal should review the bid solicitation language before this goes out.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F06670" w15:done="0"/>
  <w15:commentEx w15:paraId="7D977442" w15:paraIdParent="35F06670" w15:done="0"/>
  <w15:commentEx w15:paraId="48FB3D3A" w15:done="0"/>
  <w15:commentEx w15:paraId="38D647A8" w15:done="0"/>
  <w15:commentEx w15:paraId="539CA4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56BDA46" w16cex:dateUtc="2026-09-27T11:38:41Z"/>
  <w16cex:commentExtensible w16cex:durableId="702781D9" w16cex:dateUtc="2026-09-27T11:38:41Z"/>
  <w16cex:commentExtensible w16cex:durableId="13E1A712" w16cex:dateUtc="2026-09-27T11:38:42Z"/>
  <w16cex:commentExtensible w16cex:durableId="7B7E4550" w16cex:dateUtc="2026-09-27T11:38:42Z"/>
  <w16cex:commentExtensible w16cex:durableId="75812CFA" w16cex:dateUtc="2026-09-27T11:38:4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F06670" w16cid:durableId="656BDA46"/>
  <w16cid:commentId w16cid:paraId="7D977442" w16cid:durableId="702781D9"/>
  <w16cid:commentId w16cid:paraId="48FB3D3A" w16cid:durableId="13E1A712"/>
  <w16cid:commentId w16cid:paraId="38D647A8" w16cid:durableId="7B7E4550"/>
  <w16cid:commentId w16cid:paraId="539CA48A" w16cid:durableId="75812CFA"/>
</w16cid:commentsId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Relationship Id="rId3" Type="http://schemas.microsoft.com/office/2011/relationships/commentsExtended" Target="commentsExtended.xml"/><Relationship Id="rId4" Type="http://schemas.microsoft.com/office/2016/09/relationships/commentsIds" Target="commentsIds.xml"/><Relationship Id="rId5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>
  <Application>Morph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Proposal: Riverside Park Renovation</dc:title>
  <dc:creator>Alex Rivera</dc:creator>
  <cp:lastModifiedBy>Jordan Lee</cp:lastModifiedBy>
</cp:coreProperties>
</file>