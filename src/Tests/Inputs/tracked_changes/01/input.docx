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ins w:author="Reviewer" w:date="2025-04-25T10:00:00Z" w:id="1">
        <w:r>
          <w:t xml:space="preserve">inserted </w:t>
        </w:r>
      </w:ins>
      <w:r>
        <w:t xml:space="preserve">world </w:t>
      </w:r>
      <w:del w:author="Reviewer" w:date="2025-04-25T10:01:00Z" w:id="2">
        <w:r>
          <w:delText>removed.</w:delText>
        </w:r>
      </w:del>
    </w:p>
    <w:sectPr>
      <w:pgSz w:w="12240" w:h="15840" w:orient="portrait"/>
      <w:pgMar w:top="1440" w:right="1440" w:bottom="1440" w:left="1440"/>
    </w:sectPr>
  </w:body>
</w:document>
</file>